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Original text here.</w:t>
      </w:r>
      <w:ins w:id="5" w:author="Previous Author" w:date="2026-01-01T00:00:00Z">
        <w:r>
          <w:t xml:space="preserve"> (previously inserted)</w:t>
        </w:r>
      </w:ins>
    </w:p>
    <w:p>
      <w:del w:id="3" w:author="Previous Author" w:date="2026-01-01T00:00:00Z">
        <w:r>
          <w:delText xml:space="preserve">deleted</w:delText>
        </w:r>
      </w:del>
      <w:r>
        <w:t> text after deletion.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